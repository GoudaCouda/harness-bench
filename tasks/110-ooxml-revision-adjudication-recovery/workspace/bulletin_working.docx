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rPr>
          <w:b/>
        </w:rPr>
        <w:t>Northstar Service Bulletin</w:t>
      </w:r>
    </w:p>
    <w:p>
      <w:r>
        <w:t>Document control note: internal review copy; preserve styles, bookmarks, comments, header, and footer.</w:t>
      </w:r>
    </w:p>
    <w:p>
      <w:pPr>
        <w:pStyle w:val="BodyText"/>
      </w:pPr>
      <w:bookmarkStart w:id="1" w:name="HB_CH_01"/>
      <w:r>
        <w:rPr>
          <w:b/>
        </w:rPr>
        <w:t xml:space="preserve">Eligibility notice: customers receive notice within </w:t>
      </w:r>
      <w:del w:id="114" w:author="Northstar Review Workflow" w:date="2026-08-19T08:00:00Z">
        <w:r>
          <w:rPr>
            <w:color w:val="1F4E79"/>
          </w:rPr>
          <w:delText>45 days</w:delText>
        </w:r>
      </w:del>
      <w:ins w:id="114" w:author="Northstar Review Workflow" w:date="2026-08-19T08:00:00Z">
        <w:r>
          <w:rPr>
            <w:color w:val="1F4E79"/>
          </w:rPr>
          <w:t>35 calendar days</w:t>
        </w:r>
      </w:ins>
      <w:r>
        <w:t>.</w:t>
      </w:r>
      <w:bookmarkEnd w:id="1"/>
    </w:p>
    <w:p>
      <w:pPr>
        <w:pStyle w:val="BodyText"/>
      </w:pPr>
      <w:bookmarkStart w:id="2" w:name="HB_CH_02"/>
      <w:r>
        <w:t xml:space="preserve">Effective date: </w:t>
      </w:r>
      <w:del w:id="203" w:author="Northstar Review Workflow" w:date="2026-08-19T08:00:00Z">
        <w:r>
          <w:rPr>
            <w:color w:val="1F4E79"/>
          </w:rPr>
          <w:delText>2026-10-01</w:delText>
        </w:r>
      </w:del>
      <w:ins w:id="203" w:author="Northstar Review Workflow" w:date="2026-08-19T08:00:00Z">
        <w:r>
          <w:rPr>
            <w:color w:val="1F4E79"/>
          </w:rPr>
          <w:t>2026-09-20</w:t>
        </w:r>
      </w:ins>
      <w:r>
        <w:t>.</w:t>
      </w:r>
      <w:bookmarkEnd w:id="2"/>
    </w:p>
    <w:p>
      <w:pPr>
        <w:pStyle w:val="BodyText"/>
      </w:pPr>
      <w:bookmarkStart w:id="3" w:name="HB_CH_03"/>
      <w:r>
        <w:t xml:space="preserve">Coverage: this process applies to </w:t>
      </w:r>
      <w:del w:id="304" w:author="Northstar Review Workflow" w:date="2026-08-19T08:00:00Z">
        <w:r>
          <w:rPr>
            <w:color w:val="1F4E79"/>
          </w:rPr>
          <w:delText>enterprise accounts only</w:delText>
        </w:r>
      </w:del>
      <w:ins w:id="304" w:author="Northstar Review Workflow" w:date="2026-08-19T08:00:00Z">
        <w:r>
          <w:rPr>
            <w:color w:val="1F4E79"/>
          </w:rPr>
          <w:t>all customer plans</w:t>
        </w:r>
      </w:ins>
      <w:r>
        <w:t>.</w:t>
      </w:r>
      <w:bookmarkEnd w:id="3"/>
    </w:p>
    <w:p>
      <w:pPr>
        <w:pStyle w:val="BodyText"/>
      </w:pPr>
      <w:bookmarkStart w:id="4" w:name="HB_CH_04"/>
      <w:r>
        <w:t xml:space="preserve">Coverage footnote: </w:t>
      </w:r>
      <w:del w:id="405" w:author="Northstar Review Workflow" w:date="2026-08-19T08:00:00Z">
        <w:r>
          <w:rPr>
            <w:color w:val="1F4E79"/>
          </w:rPr>
          <w:delText>enterprise plans follow the approved schedule</w:delText>
        </w:r>
      </w:del>
      <w:ins w:id="405" w:author="Northstar Review Workflow" w:date="2026-08-19T08:00:00Z">
        <w:r>
          <w:rPr>
            <w:color w:val="1F4E79"/>
          </w:rPr>
          <w:t>all plans follow the campaign schedule</w:t>
        </w:r>
      </w:ins>
      <w:r>
        <w:t>.</w:t>
      </w:r>
      <w:bookmarkEnd w:id="4"/>
    </w:p>
    <w:p>
      <w:pPr>
        <w:pStyle w:val="BodyText"/>
      </w:pPr>
      <w:bookmarkStart w:id="5" w:name="HB_CH_05"/>
      <w:r>
        <w:t xml:space="preserve">Contact: write to </w:t>
      </w:r>
      <w:del w:id="508" w:author="Northstar Review Workflow" w:date="2026-08-19T08:00:00Z">
        <w:r>
          <w:rPr>
            <w:color w:val="1F4E79"/>
          </w:rPr>
          <w:delText>helpdesk@northstar.example</w:delText>
        </w:r>
      </w:del>
      <w:ins w:id="508" w:author="Northstar Review Workflow" w:date="2026-08-19T08:00:00Z">
        <w:r>
          <w:rPr>
            <w:color w:val="1F4E79"/>
          </w:rPr>
          <w:t>help@northstar.example</w:t>
        </w:r>
      </w:ins>
      <w:r>
        <w:t>.</w:t>
      </w:r>
      <w:bookmarkEnd w:id="5"/>
    </w:p>
    <w:p>
      <w:pPr>
        <w:pStyle w:val="BodyText"/>
      </w:pPr>
      <w:bookmarkStart w:id="6" w:name="HB_CH_06"/>
      <w:r>
        <w:t xml:space="preserve">Records: </w:t>
      </w:r>
      <w:del w:id="606" w:author="Northstar Review Workflow" w:date="2026-08-19T08:00:00Z">
        <w:r>
          <w:rPr>
            <w:color w:val="1F4E79"/>
          </w:rPr>
          <w:delText>retain the approval record for seven years</w:delText>
        </w:r>
      </w:del>
      <w:ins w:id="606" w:author="Northstar Review Workflow" w:date="2026-08-19T08:00:00Z">
        <w:r>
          <w:rPr>
            <w:color w:val="1F4E79"/>
          </w:rPr>
          <w:t>delete the controlled retention sentence</w:t>
        </w:r>
      </w:ins>
      <w:r>
        <w:t>.</w:t>
      </w:r>
      <w:bookmarkEnd w:id="6"/>
    </w:p>
    <w:p>
      <w:pPr>
        <w:pStyle w:val="BodyText"/>
      </w:pPr>
      <w:bookmarkStart w:id="7" w:name="HB_CH_07"/>
      <w:r>
        <w:t xml:space="preserve">Records FAQ: </w:t>
      </w:r>
      <w:del w:id="709" w:author="Northstar Review Workflow" w:date="2026-08-19T08:00:00Z">
        <w:r>
          <w:rPr>
            <w:color w:val="1F4E79"/>
          </w:rPr>
          <w:delText>see the approved records FAQ</w:delText>
        </w:r>
      </w:del>
      <w:ins w:id="709" w:author="Northstar Review Workflow" w:date="2026-08-19T08:00:00Z">
        <w:r>
          <w:rPr>
            <w:color w:val="1F4E79"/>
          </w:rPr>
          <w:t>remove the records FAQ link</w:t>
        </w:r>
      </w:ins>
      <w:r>
        <w:t>.</w:t>
      </w:r>
      <w:bookmarkEnd w:id="7"/>
    </w:p>
    <w:p>
      <w:pPr>
        <w:pStyle w:val="BodyText"/>
      </w:pPr>
      <w:bookmarkStart w:id="8" w:name="HB_CH_08"/>
      <w:r>
        <w:t xml:space="preserve">Revision: </w:t>
      </w:r>
      <w:del w:id="810" w:author="Northstar Review Workflow" w:date="2026-08-19T08:00:00Z">
        <w:r>
          <w:rPr>
            <w:color w:val="1F4E79"/>
          </w:rPr>
          <w:delText>v4</w:delText>
        </w:r>
      </w:del>
      <w:ins w:id="810" w:author="Northstar Review Workflow" w:date="2026-08-19T08:00:00Z">
        <w:r>
          <w:rPr>
            <w:color w:val="1F4E79"/>
          </w:rPr>
          <w:t>v5</w:t>
        </w:r>
      </w:ins>
      <w:r>
        <w:t>.</w:t>
      </w:r>
      <w:bookmarkEnd w:id="8"/>
    </w:p>
    <w:p>
      <w:pPr>
        <w:pStyle w:val="BodyText"/>
      </w:pPr>
      <w:bookmarkStart w:id="9" w:name="HB_CH_09"/>
      <w:r>
        <w:t xml:space="preserve">Accessibility: </w:t>
      </w:r>
      <w:del w:id="912" w:author="Northstar Review Workflow" w:date="2026-08-19T08:00:00Z">
        <w:r>
          <w:rPr>
            <w:color w:val="1F4E79"/>
          </w:rPr>
          <w:delText>alternate accessible format available on request</w:delText>
        </w:r>
      </w:del>
      <w:ins w:id="912" w:author="Northstar Review Workflow" w:date="2026-08-19T08:00:00Z">
        <w:r>
          <w:rPr>
            <w:color w:val="1F4E79"/>
          </w:rPr>
          <w:t>accessible PDF and plain text versions available</w:t>
        </w:r>
      </w:ins>
      <w:r>
        <w:t>.</w:t>
      </w:r>
      <w:bookmarkEnd w:id="9"/>
    </w:p>
    <w:p>
      <w:pPr>
        <w:pStyle w:val="BodyText"/>
      </w:pPr>
      <w:bookmarkStart w:id="10" w:name="HB_CH_10"/>
      <w:r>
        <w:rPr>
          <w:b/>
        </w:rPr>
        <w:t xml:space="preserve">Publication footer: </w:t>
      </w:r>
      <w:del w:id="1005" w:author="Northstar Review Workflow" w:date="2026-08-19T08:00:00Z">
        <w:r>
          <w:rPr>
            <w:color w:val="1F4E79"/>
          </w:rPr>
          <w:delText>internal draft only</w:delText>
        </w:r>
      </w:del>
      <w:ins w:id="1005" w:author="Northstar Review Workflow" w:date="2026-08-19T08:00:00Z">
        <w:r>
          <w:rPr>
            <w:color w:val="1F4E79"/>
          </w:rPr>
          <w:t>published to the public portal</w:t>
        </w:r>
      </w:ins>
      <w:r>
        <w:t>.</w:t>
      </w:r>
      <w:bookmarkEnd w:id="10"/>
    </w:p>
    <w:sectPr>
      <w:headerReference w:type="default" r:id="rId2"/>
      <w:footerReference w:type="default" r:id="rId3"/>
      <w:pgSz w:w="12240" w:h="15840"/>
    </w:sectPr>
  </w:body>
</w:document>
</file>

<file path=word/comments.xml><?xml version="1.0" encoding="utf-8"?>
<w:comments xmlns:w="http://schemas.openxmlformats.org/wordprocessingml/2006/main">
  <w:comment w:id="0" w:author="Records" w:date="2026-08-18T12:00:00Z">
    <w:p>
      <w:r>
        <w:t>Preserve the seven-year retention control.</w:t>
      </w:r>
    </w:p>
  </w:comment>
</w:comments>
</file>

<file path=word/footer1.xml><?xml version="1.0" encoding="utf-8"?>
<w:ftr xmlns:w="http://schemas.openxmlformats.org/wordprocessingml/2006/main">
  <w:p>
    <w:r>
      <w:t>Confidential — internal approval workflow</w:t>
    </w:r>
  </w:p>
</w:ftr>
</file>

<file path=word/header1.xml><?xml version="1.0" encoding="utf-8"?>
<w:hdr xmlns:w="http://schemas.openxmlformats.org/wordprocessingml/2006/main">
  <w:p>
    <w:r>
      <w:t>NORTHSTAR / INTERNAL</w:t>
    </w:r>
  </w:p>
</w:hdr>
</file>

<file path=word/settings.xml><?xml version="1.0" encoding="utf-8"?>
<w:settings xmlns:w="http://schemas.openxmlformats.org/wordprocessingml/2006/main">
  <w:trackRevisions/>
  <w:doNotTrackMoves/>
</w:setting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</w:style>
  <w:style w:type="paragraph" w:styleId="BodyText">
    <w:name w:val="Body Tex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  <Relationship Id="rId4" Type="http://schemas.openxmlformats.org/officeDocument/2006/relationships/comments" Target="comments.xml"/>
  <Relationship Id="rId5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>
  <Application>HarnessBench OOXML 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Northstar Service Bulletin</dc:title>
  <dc:creator>Northstar Publishing</dc:creator>
  <dcterms:created xsi:type="dcterms:W3CDTF">2026-08-18T12:00:00Z</dcterms:created>
</cp:coreProperties>
</file>